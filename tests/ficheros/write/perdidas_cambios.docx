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o"/>
        <w:bidi w:val="0"/>
        <w:spacing w:before="0" w:after="142"/>
        <w:rPr/>
      </w:pPr>
      <w:r>
        <w:rPr/>
        <w:t xml:space="preserve">Texto original, </w:t>
      </w:r>
      <w:ins w:id="0" w:author="Lorraine" w:date="2026-10-25T10:00:00Z">
        <w:r>
          <w:rPr/>
          <w:t>texto insertado</w:t>
        </w:r>
      </w:ins>
      <w:r>
        <w:rPr/>
        <w:t xml:space="preserve"> y </w:t>
      </w:r>
      <w:del w:id="1" w:author="Lorraine" w:date="2026-10-25T10:00:00Z">
        <w:r>
          <w:rPr/>
          <w:delText>texto borrado</w:delText>
        </w:r>
      </w:del>
      <w:r>
        <w:rPr/>
        <w:t>fin.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1580" w:footer="1134" w:bottom="158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o"/>
      <w:bidi w:val="0"/>
      <w:spacing w:before="0" w:after="142"/>
      <w:jc w:val="center"/>
      <w:rPr/>
    </w:pPr>
    <w:r>
      <w:rPr/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o"/>
      <w:bidi w:val="0"/>
      <w:spacing w:before="0" w:after="142"/>
      <w:jc w:val="end"/>
      <w:rPr/>
    </w:pPr>
    <w:r>
      <w:rPr/>
      <w:t>Lorraine · corpus de pruebas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Ttulo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fasis">
    <w:name w:val="Énfasis"/>
    <w:qFormat/>
    <w:rPr>
      <w:b/>
      <w:color w:val="C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">
    <w:name w:val="Texto"/>
    <w:basedOn w:val="Normal"/>
    <w:qFormat/>
    <w:pPr>
      <w:spacing w:before="0" w:after="142"/>
    </w:pPr>
    <w:rPr/>
  </w:style>
  <w:style w:type="paragraph" w:styleId="Destacado">
    <w:name w:val="Destacado"/>
    <w:basedOn w:val="Texto"/>
    <w:qFormat/>
    <w:pPr/>
    <w:rPr>
      <w:i/>
      <w:color w:val="1F4E79"/>
    </w:rPr>
  </w:style>
  <w:style w:type="paragraph" w:styleId="Ttulo1">
    <w:name w:val="Título 1"/>
    <w:basedOn w:val="Normal"/>
    <w:qFormat/>
    <w:pPr>
      <w:numPr>
        <w:ilvl w:val="0"/>
        <w:numId w:val="1"/>
      </w:numPr>
      <w:spacing w:before="227" w:after="113"/>
      <w:outlineLvl w:val="0"/>
    </w:pPr>
    <w:rPr>
      <w:b/>
      <w:sz w:val="3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numbering" w:styleId="Vinetas">
    <w:name w:val="Vinetas"/>
    <w:qFormat/>
  </w:style>
  <w:style w:type="numbering" w:styleId="Numeros">
    <w:name w:val="Numeros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LibreOffice/26.8.1.1$Linux_X86_64 LibreOffice_project/bf8adb135da2784a1be3ca33001278b7a20af5c1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